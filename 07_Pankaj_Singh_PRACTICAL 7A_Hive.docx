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AC8B4" w14:textId="77777777"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7E0251B7"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is a data warehouse system which is used to analyse structured data. It is built on the top of Hadoop. It was developed by Facebook.</w:t>
      </w:r>
    </w:p>
    <w:p w14:paraId="3A05DFC1"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0E65B5C6"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6EFB2B6B"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34BD9471"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67F4948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2CF30B4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7AC423CE" wp14:editId="519E894D">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0305B0BE" w14:textId="77777777" w:rsidR="00DC139C" w:rsidRPr="00F57BC9" w:rsidRDefault="00DC139C">
      <w:pPr>
        <w:spacing w:before="240" w:after="240"/>
        <w:rPr>
          <w:rFonts w:ascii="Times New Roman" w:eastAsia="Times New Roman" w:hAnsi="Times New Roman" w:cs="Times New Roman"/>
          <w:sz w:val="24"/>
          <w:szCs w:val="28"/>
        </w:rPr>
      </w:pPr>
    </w:p>
    <w:p w14:paraId="0C5A10B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2.Open the terminal, Now we use hive command to enter the hive shell prompt and in hive shell we could execute all of the hive commands.</w:t>
      </w:r>
    </w:p>
    <w:p w14:paraId="7640E07A" w14:textId="77777777" w:rsidR="00DC139C" w:rsidRPr="00F57BC9" w:rsidRDefault="00DC139C">
      <w:pPr>
        <w:spacing w:before="240" w:after="240"/>
        <w:rPr>
          <w:rFonts w:ascii="Times New Roman" w:eastAsia="Times New Roman" w:hAnsi="Times New Roman" w:cs="Times New Roman"/>
          <w:sz w:val="24"/>
          <w:szCs w:val="28"/>
        </w:rPr>
      </w:pPr>
    </w:p>
    <w:p w14:paraId="31F0938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A06255D" wp14:editId="68D44B2E">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7558B69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762F96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B05F5B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0EB195B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4DC9C547" w14:textId="77777777" w:rsidR="00DC139C" w:rsidRPr="00F57BC9" w:rsidRDefault="00DC139C">
      <w:pPr>
        <w:spacing w:before="240" w:after="240"/>
        <w:rPr>
          <w:rFonts w:ascii="Times New Roman" w:eastAsia="Times New Roman" w:hAnsi="Times New Roman" w:cs="Times New Roman"/>
          <w:b/>
          <w:sz w:val="24"/>
          <w:szCs w:val="28"/>
        </w:rPr>
      </w:pPr>
    </w:p>
    <w:p w14:paraId="50A2244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3552138" wp14:editId="63E81E55">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7756E92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3B2E7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5729F8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795E505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323CD4B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2B9A32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06B6241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1493039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AE09D89" wp14:editId="760877DE">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66FD4FA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1EE6BD4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14F7F1F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070A217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2AB1B2E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DEB7D74" wp14:editId="0E38A415">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7E2A4E3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8079A8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6C0F5C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7.Now we want to check whether we have any tables inside this rjc database or not. So first we will move to this database rjc using below command,</w:t>
      </w:r>
    </w:p>
    <w:p w14:paraId="03A0C17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Use rjc;</w:t>
      </w:r>
    </w:p>
    <w:p w14:paraId="492B79C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3EAB47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we have moved inside this rjc database. Now we will check out which are the tables available using below command,</w:t>
      </w:r>
    </w:p>
    <w:p w14:paraId="7E18DF8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1B457DF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53FE40E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0BAA8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“rjc”.</w:t>
      </w:r>
    </w:p>
    <w:p w14:paraId="469A4FD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28F4DD0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4D0B9D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let’s move to this database using below command so now all the work we will do or perform it should be done within this rjc database.</w:t>
      </w:r>
    </w:p>
    <w:p w14:paraId="6676A54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rjc;</w:t>
      </w:r>
    </w:p>
    <w:p w14:paraId="70AF80C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2DFB8469" wp14:editId="25136E4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17EBAF3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7AE1D9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9. Now we will create a table inside this rjc database named as employee using below</w:t>
      </w:r>
    </w:p>
    <w:p w14:paraId="7DB2C5D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4E5C664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table employee(ID int, name string, salary float, age int)</w:t>
      </w:r>
    </w:p>
    <w:p w14:paraId="49CB986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22A2FB5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61901FF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71279395" w14:textId="77777777" w:rsidR="00DC139C" w:rsidRPr="00F57BC9" w:rsidRDefault="00DC139C">
      <w:pPr>
        <w:spacing w:before="240" w:after="240"/>
        <w:rPr>
          <w:rFonts w:ascii="Times New Roman" w:eastAsia="Times New Roman" w:hAnsi="Times New Roman" w:cs="Times New Roman"/>
          <w:b/>
          <w:sz w:val="24"/>
          <w:szCs w:val="28"/>
        </w:rPr>
      </w:pPr>
    </w:p>
    <w:p w14:paraId="1655AC3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7579CA11" wp14:editId="5C49E430">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6FBBD7B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450B59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7526D3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14:paraId="3033D1C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F02DB1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3B9CC6F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088AE7D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53ED470C" w14:textId="77777777" w:rsidR="00DC139C" w:rsidRPr="00F57BC9" w:rsidRDefault="00DC139C">
      <w:pPr>
        <w:spacing w:before="240" w:after="240"/>
        <w:rPr>
          <w:rFonts w:ascii="Times New Roman" w:eastAsia="Times New Roman" w:hAnsi="Times New Roman" w:cs="Times New Roman"/>
          <w:sz w:val="24"/>
          <w:szCs w:val="28"/>
        </w:rPr>
      </w:pPr>
    </w:p>
    <w:p w14:paraId="50CB81A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19C3E293" wp14:editId="0AD7F2C7">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2A3AE6C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0B314D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14:paraId="6134363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So Now we will check how the table which we will be created is internal table or external table using below command,</w:t>
      </w:r>
    </w:p>
    <w:p w14:paraId="2B10538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14:paraId="2C60B4A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14FEA836" w14:textId="77777777" w:rsidR="00DC139C" w:rsidRPr="00F57BC9" w:rsidRDefault="00DC139C">
      <w:pPr>
        <w:spacing w:before="240" w:after="240"/>
        <w:rPr>
          <w:rFonts w:ascii="Times New Roman" w:eastAsia="Times New Roman" w:hAnsi="Times New Roman" w:cs="Times New Roman"/>
          <w:b/>
          <w:sz w:val="24"/>
          <w:szCs w:val="28"/>
        </w:rPr>
      </w:pPr>
    </w:p>
    <w:p w14:paraId="0887CEA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98979D0" wp14:editId="4A12D8E9">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5D10790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BFF9B2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7F09F1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By default hive createsInternal table or Managed Table.</w:t>
      </w:r>
    </w:p>
    <w:p w14:paraId="6514AA8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4DE96B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4A49DC7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0E9C0BE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14:paraId="1381D07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7626875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textfile;</w:t>
      </w:r>
    </w:p>
    <w:p w14:paraId="3F232451" w14:textId="77777777" w:rsidR="00DC139C" w:rsidRPr="00F57BC9" w:rsidRDefault="00DC139C">
      <w:pPr>
        <w:spacing w:before="240" w:after="240"/>
        <w:rPr>
          <w:rFonts w:ascii="Times New Roman" w:eastAsia="Times New Roman" w:hAnsi="Times New Roman" w:cs="Times New Roman"/>
          <w:b/>
          <w:sz w:val="24"/>
          <w:szCs w:val="28"/>
        </w:rPr>
      </w:pPr>
    </w:p>
    <w:p w14:paraId="4235204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0182CE6" wp14:editId="4A7F4D9E">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0B23158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BFD096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55E5A7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5FC2050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3147263F" w14:textId="77777777" w:rsidR="00DC139C" w:rsidRPr="00F57BC9" w:rsidRDefault="00DC139C">
      <w:pPr>
        <w:spacing w:before="240" w:after="240"/>
        <w:rPr>
          <w:rFonts w:ascii="Times New Roman" w:eastAsia="Times New Roman" w:hAnsi="Times New Roman" w:cs="Times New Roman"/>
          <w:b/>
          <w:sz w:val="24"/>
          <w:szCs w:val="28"/>
        </w:rPr>
      </w:pPr>
    </w:p>
    <w:p w14:paraId="119316C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0D18CFA" wp14:editId="521A1FD9">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52DDAC9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D3387C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EBE1F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604874F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56BBA5A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77CE0E6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14:paraId="370B0AA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'/user/cloudera/vj';</w:t>
      </w:r>
    </w:p>
    <w:p w14:paraId="3DA4EAC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'vj' directory inside the /user/cloudera and then inside 'vj' the employee3 table get stored.</w:t>
      </w:r>
    </w:p>
    <w:p w14:paraId="7AD0D2E0" w14:textId="77777777" w:rsidR="00DC139C" w:rsidRPr="00F57BC9" w:rsidRDefault="00DC139C">
      <w:pPr>
        <w:spacing w:before="240" w:after="240"/>
        <w:rPr>
          <w:rFonts w:ascii="Times New Roman" w:eastAsia="Times New Roman" w:hAnsi="Times New Roman" w:cs="Times New Roman"/>
          <w:sz w:val="24"/>
          <w:szCs w:val="28"/>
        </w:rPr>
      </w:pPr>
    </w:p>
    <w:p w14:paraId="3836C6C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F44972E" wp14:editId="1568A744">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2873727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FFB1A5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F2E770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04988E3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6B94FC4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AE5903A" wp14:editId="03DAE794">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4D9EBB8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D8E245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11594D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3FCF26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39EB0BA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092B5AD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7FF2B875" wp14:editId="1D9B5A57">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5F48BB0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43BDBF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772D6E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5BAAD73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using below command,</w:t>
      </w:r>
    </w:p>
    <w:p w14:paraId="440E885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BE57C91" wp14:editId="5DE8B305">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7C91FA2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737788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6168C8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A1B1D6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or not using below command,</w:t>
      </w:r>
    </w:p>
    <w:p w14:paraId="5D44793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26EA5F8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328B9D5" wp14:editId="0C6DF341">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085EF118" w14:textId="77777777" w:rsidR="00DC139C" w:rsidRPr="00F57BC9" w:rsidRDefault="00DC139C">
      <w:pPr>
        <w:spacing w:before="240" w:after="240"/>
        <w:rPr>
          <w:rFonts w:ascii="Times New Roman" w:eastAsia="Times New Roman" w:hAnsi="Times New Roman" w:cs="Times New Roman"/>
          <w:b/>
          <w:sz w:val="24"/>
          <w:szCs w:val="28"/>
        </w:rPr>
      </w:pPr>
    </w:p>
    <w:p w14:paraId="3D53EAA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75DE6B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emptable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in emptable using below command</w:t>
      </w:r>
      <w:r w:rsidRPr="00F57BC9">
        <w:rPr>
          <w:rFonts w:ascii="Times New Roman" w:eastAsia="Times New Roman" w:hAnsi="Times New Roman" w:cs="Times New Roman"/>
          <w:b/>
          <w:sz w:val="24"/>
          <w:szCs w:val="28"/>
        </w:rPr>
        <w:t>,</w:t>
      </w:r>
    </w:p>
    <w:p w14:paraId="48685FA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672A88D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add columns (surname string);</w:t>
      </w:r>
    </w:p>
    <w:p w14:paraId="65CFC37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6E8BA57E" w14:textId="77777777" w:rsidR="00DC139C" w:rsidRPr="00F57BC9" w:rsidRDefault="00DC139C">
      <w:pPr>
        <w:spacing w:before="240" w:after="240"/>
        <w:rPr>
          <w:rFonts w:ascii="Times New Roman" w:eastAsia="Times New Roman" w:hAnsi="Times New Roman" w:cs="Times New Roman"/>
          <w:b/>
          <w:sz w:val="24"/>
          <w:szCs w:val="28"/>
        </w:rPr>
      </w:pPr>
    </w:p>
    <w:p w14:paraId="7E58C21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119B40A" wp14:editId="021CE304">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2E1BCFB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BFD739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547E08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23.Now we will change field name of the emptable to first_name using alter command,</w:t>
      </w:r>
    </w:p>
    <w:p w14:paraId="717CE33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change name first_name string;</w:t>
      </w:r>
    </w:p>
    <w:p w14:paraId="5F25CF2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488A1105" w14:textId="77777777" w:rsidR="00DC139C" w:rsidRPr="00F57BC9" w:rsidRDefault="00DC139C">
      <w:pPr>
        <w:spacing w:before="240" w:after="240"/>
        <w:rPr>
          <w:rFonts w:ascii="Times New Roman" w:eastAsia="Times New Roman" w:hAnsi="Times New Roman" w:cs="Times New Roman"/>
          <w:b/>
          <w:sz w:val="24"/>
          <w:szCs w:val="28"/>
        </w:rPr>
      </w:pPr>
    </w:p>
    <w:p w14:paraId="73BBC99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293DBBD7" wp14:editId="405BE11A">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063107A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1FFB09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692674A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24. Before loading the data in the table we will first create the csv file. Now open the new terminal ,</w:t>
      </w:r>
      <w:ins w:id="0" w:author="27_Poonam Bisht" w:date="2022-04-20T17:41:00Z">
        <w:r w:rsidRPr="00F57BC9">
          <w:rPr>
            <w:rFonts w:ascii="Times New Roman" w:eastAsia="Times New Roman" w:hAnsi="Times New Roman" w:cs="Times New Roman"/>
            <w:sz w:val="24"/>
            <w:szCs w:val="28"/>
          </w:rPr>
          <w:t xml:space="preserve"> </w:t>
        </w:r>
      </w:ins>
    </w:p>
    <w:p w14:paraId="03564F2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2126C01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66A40C0B" w14:textId="77777777" w:rsidR="00DC139C" w:rsidRPr="00F57BC9" w:rsidRDefault="00DC139C">
      <w:pPr>
        <w:spacing w:before="240" w:after="240"/>
        <w:rPr>
          <w:rFonts w:ascii="Times New Roman" w:eastAsia="Times New Roman" w:hAnsi="Times New Roman" w:cs="Times New Roman"/>
          <w:b/>
          <w:sz w:val="24"/>
          <w:szCs w:val="28"/>
        </w:rPr>
      </w:pPr>
    </w:p>
    <w:p w14:paraId="3E6EEC1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FD7838E" wp14:editId="29DEA1A6">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4064365A" w14:textId="77777777" w:rsidR="00DC139C" w:rsidRPr="00F57BC9" w:rsidRDefault="00DC139C">
      <w:pPr>
        <w:spacing w:after="160" w:line="259" w:lineRule="auto"/>
        <w:rPr>
          <w:rFonts w:ascii="Times New Roman" w:eastAsia="Times New Roman" w:hAnsi="Times New Roman" w:cs="Times New Roman"/>
          <w:sz w:val="24"/>
          <w:szCs w:val="26"/>
        </w:rPr>
      </w:pPr>
    </w:p>
    <w:p w14:paraId="5F85E82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2F28B2C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Student.csv</w:t>
      </w:r>
    </w:p>
    <w:p w14:paraId="475F717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339158D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26. Creating a new database as rjcstudent.</w:t>
      </w:r>
    </w:p>
    <w:p w14:paraId="6A0941A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create database rjcstudent;</w:t>
      </w:r>
    </w:p>
    <w:p w14:paraId="0028D44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3964602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rjcstudent database.</w:t>
      </w:r>
    </w:p>
    <w:p w14:paraId="5AC90F5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use rjcstudent;</w:t>
      </w:r>
    </w:p>
    <w:p w14:paraId="6E5E1854" w14:textId="77777777" w:rsidR="00DC139C" w:rsidRPr="00F57BC9" w:rsidRDefault="00DC139C">
      <w:pPr>
        <w:spacing w:after="160" w:line="259" w:lineRule="auto"/>
        <w:rPr>
          <w:rFonts w:ascii="Times New Roman" w:eastAsia="Times New Roman" w:hAnsi="Times New Roman" w:cs="Times New Roman"/>
          <w:sz w:val="24"/>
          <w:szCs w:val="26"/>
        </w:rPr>
      </w:pPr>
    </w:p>
    <w:p w14:paraId="2AD8304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28. Creating new table student inside rjcstudent database.</w:t>
      </w:r>
    </w:p>
    <w:p w14:paraId="42C1AF1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1B67239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5ECDBCC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15CF5B4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4EEEB0B4" w14:textId="77777777" w:rsidR="00DC139C" w:rsidRPr="00F57BC9" w:rsidRDefault="00DC139C">
      <w:pPr>
        <w:spacing w:after="160" w:line="259" w:lineRule="auto"/>
        <w:rPr>
          <w:rFonts w:ascii="Times New Roman" w:eastAsia="Times New Roman" w:hAnsi="Times New Roman" w:cs="Times New Roman"/>
          <w:sz w:val="24"/>
          <w:szCs w:val="26"/>
        </w:rPr>
      </w:pPr>
    </w:p>
    <w:p w14:paraId="35FDBC6A" w14:textId="77777777" w:rsidR="00DC139C" w:rsidRPr="00F57BC9" w:rsidRDefault="00DC139C">
      <w:pPr>
        <w:spacing w:after="160" w:line="259" w:lineRule="auto"/>
        <w:rPr>
          <w:rFonts w:ascii="Times New Roman" w:eastAsia="Times New Roman" w:hAnsi="Times New Roman" w:cs="Times New Roman"/>
          <w:sz w:val="24"/>
          <w:szCs w:val="26"/>
        </w:rPr>
      </w:pPr>
    </w:p>
    <w:p w14:paraId="6231EBDF" w14:textId="77777777" w:rsidR="00DC139C" w:rsidRPr="00F57BC9" w:rsidRDefault="00DC139C">
      <w:pPr>
        <w:spacing w:after="160" w:line="259" w:lineRule="auto"/>
        <w:rPr>
          <w:rFonts w:ascii="Times New Roman" w:eastAsia="Times New Roman" w:hAnsi="Times New Roman" w:cs="Times New Roman"/>
          <w:sz w:val="24"/>
          <w:szCs w:val="26"/>
        </w:rPr>
      </w:pPr>
    </w:p>
    <w:p w14:paraId="3032C12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CEC2695" wp14:editId="6A9114B1">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2628A14D" w14:textId="77777777" w:rsidR="00DC139C" w:rsidRPr="00F57BC9" w:rsidRDefault="00DC139C">
      <w:pPr>
        <w:spacing w:after="160" w:line="259" w:lineRule="auto"/>
        <w:rPr>
          <w:rFonts w:ascii="Times New Roman" w:eastAsia="Times New Roman" w:hAnsi="Times New Roman" w:cs="Times New Roman"/>
          <w:sz w:val="24"/>
          <w:szCs w:val="26"/>
        </w:rPr>
      </w:pPr>
    </w:p>
    <w:p w14:paraId="7FC0E04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25693E2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5181BB07" w14:textId="77777777" w:rsidR="00DC139C" w:rsidRPr="00F57BC9" w:rsidRDefault="00DC139C">
      <w:pPr>
        <w:spacing w:after="160" w:line="259" w:lineRule="auto"/>
        <w:rPr>
          <w:rFonts w:ascii="Times New Roman" w:eastAsia="Times New Roman" w:hAnsi="Times New Roman" w:cs="Times New Roman"/>
          <w:sz w:val="24"/>
          <w:szCs w:val="26"/>
        </w:rPr>
      </w:pPr>
    </w:p>
    <w:p w14:paraId="78F0CE1C" w14:textId="77777777" w:rsidR="00DC139C" w:rsidRPr="00F57BC9" w:rsidRDefault="00DC139C">
      <w:pPr>
        <w:spacing w:after="160" w:line="259" w:lineRule="auto"/>
        <w:rPr>
          <w:rFonts w:ascii="Times New Roman" w:eastAsia="Times New Roman" w:hAnsi="Times New Roman" w:cs="Times New Roman"/>
          <w:sz w:val="24"/>
          <w:szCs w:val="26"/>
        </w:rPr>
      </w:pPr>
    </w:p>
    <w:p w14:paraId="49200ED1" w14:textId="77777777" w:rsidR="00DC139C" w:rsidRPr="00F57BC9" w:rsidRDefault="00DC139C">
      <w:pPr>
        <w:spacing w:after="160" w:line="259" w:lineRule="auto"/>
        <w:rPr>
          <w:rFonts w:ascii="Times New Roman" w:eastAsia="Times New Roman" w:hAnsi="Times New Roman" w:cs="Times New Roman"/>
          <w:sz w:val="24"/>
          <w:szCs w:val="26"/>
        </w:rPr>
      </w:pPr>
    </w:p>
    <w:p w14:paraId="6DE5517F" w14:textId="77777777" w:rsidR="00DC139C" w:rsidRPr="00F57BC9" w:rsidRDefault="00DC139C">
      <w:pPr>
        <w:spacing w:after="160" w:line="259" w:lineRule="auto"/>
        <w:rPr>
          <w:rFonts w:ascii="Times New Roman" w:eastAsia="Times New Roman" w:hAnsi="Times New Roman" w:cs="Times New Roman"/>
          <w:sz w:val="24"/>
          <w:szCs w:val="26"/>
        </w:rPr>
      </w:pPr>
    </w:p>
    <w:p w14:paraId="117472B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AD3C016" wp14:editId="087CFA84">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3B61C0CE" w14:textId="77777777" w:rsidR="00DC139C" w:rsidRPr="00F57BC9" w:rsidRDefault="00DC139C">
      <w:pPr>
        <w:spacing w:after="160" w:line="259" w:lineRule="auto"/>
        <w:rPr>
          <w:rFonts w:ascii="Times New Roman" w:eastAsia="Times New Roman" w:hAnsi="Times New Roman" w:cs="Times New Roman"/>
          <w:sz w:val="24"/>
          <w:szCs w:val="26"/>
        </w:rPr>
      </w:pPr>
    </w:p>
    <w:p w14:paraId="302E6F0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0065873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5200A9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‘/home/cloudera/Documents/Student.csv’ into table student</w:t>
      </w:r>
    </w:p>
    <w:p w14:paraId="7E7F54D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75E5F6B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1236E98E" w14:textId="77777777" w:rsidR="00DC139C" w:rsidRPr="00F57BC9" w:rsidRDefault="00DC139C">
      <w:pPr>
        <w:spacing w:after="160" w:line="259" w:lineRule="auto"/>
        <w:rPr>
          <w:rFonts w:ascii="Times New Roman" w:eastAsia="Times New Roman" w:hAnsi="Times New Roman" w:cs="Times New Roman"/>
          <w:sz w:val="24"/>
          <w:szCs w:val="26"/>
        </w:rPr>
      </w:pPr>
    </w:p>
    <w:p w14:paraId="5FAAB80A" w14:textId="77777777" w:rsidR="00DC139C" w:rsidRPr="00F57BC9" w:rsidRDefault="00DC139C">
      <w:pPr>
        <w:spacing w:after="160" w:line="259" w:lineRule="auto"/>
        <w:rPr>
          <w:rFonts w:ascii="Times New Roman" w:eastAsia="Times New Roman" w:hAnsi="Times New Roman" w:cs="Times New Roman"/>
          <w:sz w:val="24"/>
          <w:szCs w:val="26"/>
        </w:rPr>
      </w:pPr>
    </w:p>
    <w:p w14:paraId="33632E1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DA34A5B" wp14:editId="3C686BF0">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7EEC6672" w14:textId="77777777" w:rsidR="00DC139C" w:rsidRPr="00F57BC9" w:rsidRDefault="00DC139C">
      <w:pPr>
        <w:spacing w:after="160" w:line="259" w:lineRule="auto"/>
        <w:rPr>
          <w:rFonts w:ascii="Times New Roman" w:eastAsia="Times New Roman" w:hAnsi="Times New Roman" w:cs="Times New Roman"/>
          <w:sz w:val="24"/>
          <w:szCs w:val="26"/>
        </w:rPr>
      </w:pPr>
    </w:p>
    <w:p w14:paraId="4E231CC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3414A1D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169185E2" w14:textId="77777777" w:rsidR="00DC139C" w:rsidRPr="00F57BC9" w:rsidRDefault="00DC139C">
      <w:pPr>
        <w:spacing w:after="160" w:line="259" w:lineRule="auto"/>
        <w:rPr>
          <w:rFonts w:ascii="Times New Roman" w:eastAsia="Times New Roman" w:hAnsi="Times New Roman" w:cs="Times New Roman"/>
          <w:sz w:val="24"/>
          <w:szCs w:val="26"/>
        </w:rPr>
      </w:pPr>
    </w:p>
    <w:p w14:paraId="67C9DB3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D0198BA" wp14:editId="114CD670">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45EC661D" w14:textId="77777777" w:rsidR="00DC139C" w:rsidRPr="00F57BC9" w:rsidRDefault="00DC139C">
      <w:pPr>
        <w:spacing w:after="160" w:line="259" w:lineRule="auto"/>
        <w:rPr>
          <w:rFonts w:ascii="Times New Roman" w:eastAsia="Times New Roman" w:hAnsi="Times New Roman" w:cs="Times New Roman"/>
          <w:sz w:val="24"/>
          <w:szCs w:val="26"/>
        </w:rPr>
      </w:pPr>
    </w:p>
    <w:p w14:paraId="19162DC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02E794A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32. Now go to browser refresh the page and select database as rjcstudent and click in</w:t>
      </w:r>
    </w:p>
    <w:p w14:paraId="093D635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1319CB32" w14:textId="77777777" w:rsidR="00DC139C" w:rsidRPr="00F57BC9" w:rsidRDefault="00DC139C">
      <w:pPr>
        <w:spacing w:after="160" w:line="259" w:lineRule="auto"/>
        <w:rPr>
          <w:rFonts w:ascii="Times New Roman" w:eastAsia="Times New Roman" w:hAnsi="Times New Roman" w:cs="Times New Roman"/>
          <w:sz w:val="24"/>
          <w:szCs w:val="26"/>
        </w:rPr>
      </w:pPr>
    </w:p>
    <w:p w14:paraId="5F94F0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BCB4960" wp14:editId="50CAB4AD">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6FDD5967" w14:textId="77777777" w:rsidR="00DC139C" w:rsidRPr="00F57BC9" w:rsidRDefault="00DC139C">
      <w:pPr>
        <w:spacing w:after="160" w:line="259" w:lineRule="auto"/>
        <w:rPr>
          <w:rFonts w:ascii="Times New Roman" w:eastAsia="Times New Roman" w:hAnsi="Times New Roman" w:cs="Times New Roman"/>
          <w:sz w:val="24"/>
          <w:szCs w:val="26"/>
        </w:rPr>
      </w:pPr>
    </w:p>
    <w:p w14:paraId="19BBB676" w14:textId="77777777" w:rsidR="00DC139C" w:rsidRPr="00F57BC9" w:rsidRDefault="00DC139C">
      <w:pPr>
        <w:spacing w:after="160" w:line="259" w:lineRule="auto"/>
        <w:rPr>
          <w:rFonts w:ascii="Times New Roman" w:eastAsia="Times New Roman" w:hAnsi="Times New Roman" w:cs="Times New Roman"/>
          <w:sz w:val="24"/>
          <w:szCs w:val="26"/>
        </w:rPr>
      </w:pPr>
    </w:p>
    <w:p w14:paraId="5153920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B8231A9" wp14:editId="1CB7C796">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0E15E32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78B6E82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Syntax: DROP table tablename;</w:t>
      </w:r>
    </w:p>
    <w:p w14:paraId="1BF56D2D"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517078E4" wp14:editId="62DAB3E5">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316A09A0" w14:textId="77777777" w:rsidR="00DC139C" w:rsidRPr="00F57BC9" w:rsidRDefault="00DC139C">
      <w:pPr>
        <w:spacing w:after="160" w:line="259" w:lineRule="auto"/>
        <w:rPr>
          <w:rFonts w:ascii="Times New Roman" w:eastAsia="Times New Roman" w:hAnsi="Times New Roman" w:cs="Times New Roman"/>
          <w:b/>
          <w:sz w:val="24"/>
          <w:szCs w:val="26"/>
        </w:rPr>
      </w:pPr>
    </w:p>
    <w:p w14:paraId="4C001465" w14:textId="77777777" w:rsidR="00DC139C" w:rsidRPr="00F57BC9" w:rsidRDefault="00DC139C">
      <w:pPr>
        <w:spacing w:after="160" w:line="259" w:lineRule="auto"/>
        <w:rPr>
          <w:rFonts w:ascii="Times New Roman" w:eastAsia="Times New Roman" w:hAnsi="Times New Roman" w:cs="Times New Roman"/>
          <w:b/>
          <w:sz w:val="24"/>
          <w:szCs w:val="26"/>
        </w:rPr>
      </w:pPr>
    </w:p>
    <w:p w14:paraId="3A1B354B" w14:textId="77777777" w:rsidR="00DC139C" w:rsidRPr="00F57BC9" w:rsidRDefault="00DC139C">
      <w:pPr>
        <w:spacing w:after="160" w:line="259" w:lineRule="auto"/>
        <w:rPr>
          <w:rFonts w:ascii="Times New Roman" w:eastAsia="Times New Roman" w:hAnsi="Times New Roman" w:cs="Times New Roman"/>
          <w:b/>
          <w:sz w:val="24"/>
          <w:szCs w:val="26"/>
        </w:rPr>
      </w:pPr>
    </w:p>
    <w:p w14:paraId="40D8467A"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7B3435B3" wp14:editId="1CFD083E">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4414940E" w14:textId="77777777" w:rsidR="00DC139C" w:rsidRPr="00F57BC9" w:rsidRDefault="00DC139C">
      <w:pPr>
        <w:spacing w:after="160" w:line="259" w:lineRule="auto"/>
        <w:rPr>
          <w:rFonts w:ascii="Times New Roman" w:eastAsia="Times New Roman" w:hAnsi="Times New Roman" w:cs="Times New Roman"/>
          <w:b/>
          <w:sz w:val="24"/>
          <w:szCs w:val="26"/>
        </w:rPr>
      </w:pPr>
    </w:p>
    <w:p w14:paraId="6480BFD7" w14:textId="77777777" w:rsidR="00DC139C" w:rsidRPr="00F57BC9" w:rsidRDefault="00DC139C">
      <w:pPr>
        <w:spacing w:after="160" w:line="259" w:lineRule="auto"/>
        <w:rPr>
          <w:rFonts w:ascii="Times New Roman" w:eastAsia="Times New Roman" w:hAnsi="Times New Roman" w:cs="Times New Roman"/>
          <w:b/>
          <w:sz w:val="24"/>
          <w:szCs w:val="26"/>
        </w:rPr>
      </w:pPr>
    </w:p>
    <w:p w14:paraId="3A4C846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23201E0" wp14:editId="437EAF90">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247F5EF2" w14:textId="77777777" w:rsidR="00DC139C" w:rsidRPr="00F57BC9" w:rsidRDefault="00DC139C">
      <w:pPr>
        <w:spacing w:after="160" w:line="259" w:lineRule="auto"/>
        <w:rPr>
          <w:rFonts w:ascii="Times New Roman" w:eastAsia="Times New Roman" w:hAnsi="Times New Roman" w:cs="Times New Roman"/>
          <w:sz w:val="24"/>
          <w:szCs w:val="26"/>
        </w:rPr>
      </w:pPr>
    </w:p>
    <w:p w14:paraId="456A3E5C" w14:textId="77777777" w:rsidR="00DC139C" w:rsidRPr="00F57BC9" w:rsidRDefault="00DC139C">
      <w:pPr>
        <w:spacing w:after="160" w:line="259" w:lineRule="auto"/>
        <w:rPr>
          <w:rFonts w:ascii="Times New Roman" w:eastAsia="Times New Roman" w:hAnsi="Times New Roman" w:cs="Times New Roman"/>
          <w:sz w:val="24"/>
          <w:szCs w:val="26"/>
        </w:rPr>
      </w:pPr>
    </w:p>
    <w:p w14:paraId="17E71E1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E220233" wp14:editId="29BB4508">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187A7449" w14:textId="77777777" w:rsidR="00DC139C" w:rsidRPr="00F57BC9" w:rsidRDefault="00DC139C">
      <w:pPr>
        <w:spacing w:after="160" w:line="259" w:lineRule="auto"/>
        <w:rPr>
          <w:rFonts w:ascii="Times New Roman" w:eastAsia="Times New Roman" w:hAnsi="Times New Roman" w:cs="Times New Roman"/>
          <w:sz w:val="24"/>
          <w:szCs w:val="26"/>
        </w:rPr>
      </w:pPr>
    </w:p>
    <w:p w14:paraId="2CCBC7C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05409F8" wp14:editId="030F1C34">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20BBB3B3" w14:textId="77777777" w:rsidR="00DC139C" w:rsidRPr="00F57BC9" w:rsidRDefault="00DC139C">
      <w:pPr>
        <w:spacing w:after="160" w:line="259" w:lineRule="auto"/>
        <w:rPr>
          <w:rFonts w:ascii="Times New Roman" w:eastAsia="Times New Roman" w:hAnsi="Times New Roman" w:cs="Times New Roman"/>
          <w:sz w:val="24"/>
          <w:szCs w:val="26"/>
        </w:rPr>
      </w:pPr>
    </w:p>
    <w:p w14:paraId="5BE9996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5B9B7B3" wp14:editId="70C952CD">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2BAF6AF9" w14:textId="77777777" w:rsidR="00DC139C" w:rsidRPr="00F57BC9" w:rsidRDefault="00DC139C">
      <w:pPr>
        <w:spacing w:after="160" w:line="259" w:lineRule="auto"/>
        <w:rPr>
          <w:rFonts w:ascii="Times New Roman" w:eastAsia="Times New Roman" w:hAnsi="Times New Roman" w:cs="Times New Roman"/>
          <w:sz w:val="24"/>
          <w:szCs w:val="26"/>
        </w:rPr>
      </w:pPr>
    </w:p>
    <w:p w14:paraId="03A7A8C7"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767A6E4B" wp14:editId="51E61BC5">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5202975C"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48757FA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3C43D65" wp14:editId="1A74039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5EB03F8E" w14:textId="77777777" w:rsidR="00DC139C" w:rsidRPr="00F57BC9" w:rsidRDefault="00DC139C">
      <w:pPr>
        <w:spacing w:after="160" w:line="259" w:lineRule="auto"/>
        <w:rPr>
          <w:rFonts w:ascii="Times New Roman" w:eastAsia="Times New Roman" w:hAnsi="Times New Roman" w:cs="Times New Roman"/>
          <w:sz w:val="24"/>
          <w:szCs w:val="26"/>
        </w:rPr>
      </w:pPr>
    </w:p>
    <w:p w14:paraId="2A830267" w14:textId="77777777" w:rsidR="00DC139C" w:rsidRPr="00F57BC9" w:rsidRDefault="00DC139C">
      <w:pPr>
        <w:spacing w:after="160" w:line="259" w:lineRule="auto"/>
        <w:rPr>
          <w:rFonts w:ascii="Times New Roman" w:eastAsia="Times New Roman" w:hAnsi="Times New Roman" w:cs="Times New Roman"/>
          <w:sz w:val="24"/>
          <w:szCs w:val="26"/>
        </w:rPr>
      </w:pPr>
    </w:p>
    <w:p w14:paraId="7EFFFEC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3DDD546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Dept string, yoj int, salary float,</w:t>
      </w:r>
    </w:p>
    <w:p w14:paraId="6EFC046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5541CF7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58C0DF5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7A4622D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6FB472F1" w14:textId="77777777" w:rsidR="00DC139C" w:rsidRPr="00F57BC9" w:rsidRDefault="00DC139C">
      <w:pPr>
        <w:spacing w:after="160" w:line="259" w:lineRule="auto"/>
        <w:rPr>
          <w:rFonts w:ascii="Times New Roman" w:eastAsia="Times New Roman" w:hAnsi="Times New Roman" w:cs="Times New Roman"/>
          <w:sz w:val="24"/>
          <w:szCs w:val="26"/>
        </w:rPr>
      </w:pPr>
    </w:p>
    <w:p w14:paraId="78AA6EB9" w14:textId="77777777" w:rsidR="00DC139C" w:rsidRPr="00F57BC9" w:rsidRDefault="00DC139C">
      <w:pPr>
        <w:spacing w:after="160" w:line="259" w:lineRule="auto"/>
        <w:rPr>
          <w:rFonts w:ascii="Times New Roman" w:eastAsia="Times New Roman" w:hAnsi="Times New Roman" w:cs="Times New Roman"/>
          <w:sz w:val="24"/>
          <w:szCs w:val="26"/>
        </w:rPr>
      </w:pPr>
    </w:p>
    <w:p w14:paraId="3D66B40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FBA7EA9" wp14:editId="609A0C2F">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281658E0" w14:textId="77777777" w:rsidR="00DC139C" w:rsidRPr="00F57BC9" w:rsidRDefault="00DC139C">
      <w:pPr>
        <w:spacing w:after="160" w:line="259" w:lineRule="auto"/>
        <w:rPr>
          <w:rFonts w:ascii="Times New Roman" w:eastAsia="Times New Roman" w:hAnsi="Times New Roman" w:cs="Times New Roman"/>
          <w:sz w:val="24"/>
          <w:szCs w:val="26"/>
        </w:rPr>
      </w:pPr>
    </w:p>
    <w:p w14:paraId="7C5C506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7C85871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/home/cloudera/Documents directory.</w:t>
      </w:r>
    </w:p>
    <w:p w14:paraId="299D3B9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‘/home/cloudera/Documents/employee2.csv’ into table</w:t>
      </w:r>
    </w:p>
    <w:p w14:paraId="100360B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empgroup</w:t>
      </w:r>
    </w:p>
    <w:p w14:paraId="6CA28FB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3371538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1D9D297F" w14:textId="77777777" w:rsidR="00DC139C" w:rsidRPr="00F57BC9" w:rsidRDefault="00DC139C">
      <w:pPr>
        <w:spacing w:after="160" w:line="259" w:lineRule="auto"/>
        <w:rPr>
          <w:rFonts w:ascii="Times New Roman" w:eastAsia="Times New Roman" w:hAnsi="Times New Roman" w:cs="Times New Roman"/>
          <w:sz w:val="24"/>
          <w:szCs w:val="26"/>
        </w:rPr>
      </w:pPr>
    </w:p>
    <w:p w14:paraId="314DB85E" w14:textId="77777777" w:rsidR="00DC139C" w:rsidRPr="00F57BC9" w:rsidRDefault="00DC139C">
      <w:pPr>
        <w:spacing w:after="160" w:line="259" w:lineRule="auto"/>
        <w:rPr>
          <w:rFonts w:ascii="Times New Roman" w:eastAsia="Times New Roman" w:hAnsi="Times New Roman" w:cs="Times New Roman"/>
          <w:sz w:val="24"/>
          <w:szCs w:val="26"/>
        </w:rPr>
      </w:pPr>
    </w:p>
    <w:p w14:paraId="0DA6AFB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0D24B68" wp14:editId="6EA39092">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4EAFB07C" w14:textId="77777777" w:rsidR="00DC139C" w:rsidRPr="00F57BC9" w:rsidRDefault="00DC139C">
      <w:pPr>
        <w:spacing w:after="160" w:line="259" w:lineRule="auto"/>
        <w:rPr>
          <w:rFonts w:ascii="Times New Roman" w:eastAsia="Times New Roman" w:hAnsi="Times New Roman" w:cs="Times New Roman"/>
          <w:sz w:val="24"/>
          <w:szCs w:val="26"/>
        </w:rPr>
      </w:pPr>
    </w:p>
    <w:p w14:paraId="451256F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3EE2F4C" wp14:editId="33992CA2">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6B9E49D8" w14:textId="77777777" w:rsidR="00DC139C" w:rsidRPr="00F57BC9" w:rsidRDefault="00DC139C">
      <w:pPr>
        <w:spacing w:after="160" w:line="259" w:lineRule="auto"/>
        <w:rPr>
          <w:rFonts w:ascii="Times New Roman" w:eastAsia="Times New Roman" w:hAnsi="Times New Roman" w:cs="Times New Roman"/>
          <w:sz w:val="24"/>
          <w:szCs w:val="26"/>
        </w:rPr>
      </w:pPr>
    </w:p>
    <w:p w14:paraId="3283CBB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6521B45" wp14:editId="66ECE66E">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052A389F" w14:textId="77777777" w:rsidR="00DC139C" w:rsidRPr="00F57BC9" w:rsidRDefault="00DC139C">
      <w:pPr>
        <w:spacing w:after="160" w:line="259" w:lineRule="auto"/>
        <w:rPr>
          <w:rFonts w:ascii="Times New Roman" w:eastAsia="Times New Roman" w:hAnsi="Times New Roman" w:cs="Times New Roman"/>
          <w:sz w:val="24"/>
          <w:szCs w:val="26"/>
        </w:rPr>
      </w:pPr>
    </w:p>
    <w:p w14:paraId="3FCACDC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950E4ED" wp14:editId="1F6B1F35">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624536F7" w14:textId="77777777" w:rsidR="00DC139C" w:rsidRPr="00F57BC9" w:rsidRDefault="00DC139C">
      <w:pPr>
        <w:spacing w:after="160" w:line="259" w:lineRule="auto"/>
        <w:rPr>
          <w:rFonts w:ascii="Times New Roman" w:eastAsia="Times New Roman" w:hAnsi="Times New Roman" w:cs="Times New Roman"/>
          <w:sz w:val="24"/>
          <w:szCs w:val="26"/>
        </w:rPr>
      </w:pPr>
    </w:p>
    <w:p w14:paraId="145A7C3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B98F630" wp14:editId="662989A5">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6E5D408B" w14:textId="77777777" w:rsidR="00DC139C" w:rsidRPr="00F57BC9" w:rsidRDefault="00DC139C">
      <w:pPr>
        <w:spacing w:after="160" w:line="259" w:lineRule="auto"/>
        <w:rPr>
          <w:rFonts w:ascii="Times New Roman" w:eastAsia="Times New Roman" w:hAnsi="Times New Roman" w:cs="Times New Roman"/>
          <w:sz w:val="24"/>
          <w:szCs w:val="26"/>
        </w:rPr>
      </w:pPr>
    </w:p>
    <w:p w14:paraId="0A82158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29262AB" wp14:editId="24E03142">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3B80876D" w14:textId="77777777" w:rsidR="00DC139C" w:rsidRPr="00F57BC9" w:rsidRDefault="00DC139C">
      <w:pPr>
        <w:spacing w:after="160" w:line="259" w:lineRule="auto"/>
        <w:rPr>
          <w:rFonts w:ascii="Times New Roman" w:eastAsia="Times New Roman" w:hAnsi="Times New Roman" w:cs="Times New Roman"/>
          <w:sz w:val="24"/>
          <w:szCs w:val="26"/>
        </w:rPr>
      </w:pPr>
    </w:p>
    <w:p w14:paraId="4CD840F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7CE8379" wp14:editId="5896924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1F40C11C" w14:textId="77777777" w:rsidR="00DC139C" w:rsidRPr="00F57BC9" w:rsidRDefault="00DC139C">
      <w:pPr>
        <w:spacing w:after="160" w:line="259" w:lineRule="auto"/>
        <w:rPr>
          <w:rFonts w:ascii="Times New Roman" w:eastAsia="Times New Roman" w:hAnsi="Times New Roman" w:cs="Times New Roman"/>
          <w:sz w:val="24"/>
          <w:szCs w:val="26"/>
        </w:rPr>
      </w:pPr>
    </w:p>
    <w:p w14:paraId="123D1B4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3764EB0" wp14:editId="0CB585D1">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4D4D216E" w14:textId="77777777" w:rsidR="00DC139C" w:rsidRPr="00F57BC9" w:rsidRDefault="00DC139C">
      <w:pPr>
        <w:spacing w:after="160" w:line="259" w:lineRule="auto"/>
        <w:rPr>
          <w:rFonts w:ascii="Times New Roman" w:eastAsia="Times New Roman" w:hAnsi="Times New Roman" w:cs="Times New Roman"/>
          <w:sz w:val="24"/>
          <w:szCs w:val="26"/>
        </w:rPr>
      </w:pPr>
    </w:p>
    <w:p w14:paraId="2308453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ADB482B" wp14:editId="396C57AA">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0F550B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4CA90A9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employee.csv</w:t>
      </w:r>
    </w:p>
    <w:p w14:paraId="0C094CE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5BD81D4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database hiveql;</w:t>
      </w:r>
    </w:p>
    <w:p w14:paraId="0CE7DAB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database hiveql and creating table employee inside the hiveql datanase.</w:t>
      </w:r>
    </w:p>
    <w:p w14:paraId="35BED24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Department string, YOJ int, Salary float)</w:t>
      </w:r>
    </w:p>
    <w:p w14:paraId="7496F82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5EBA55F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2D7FE8E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1F15A98D" w14:textId="77777777" w:rsidR="00DC139C" w:rsidRPr="00F57BC9" w:rsidRDefault="00DC139C">
      <w:pPr>
        <w:spacing w:after="160" w:line="259" w:lineRule="auto"/>
        <w:rPr>
          <w:rFonts w:ascii="Times New Roman" w:eastAsia="Times New Roman" w:hAnsi="Times New Roman" w:cs="Times New Roman"/>
          <w:sz w:val="24"/>
          <w:szCs w:val="26"/>
        </w:rPr>
      </w:pPr>
    </w:p>
    <w:p w14:paraId="1D16475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C6BD786" wp14:editId="2037DD17">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7ABB8229" w14:textId="77777777" w:rsidR="00DC139C" w:rsidRPr="00F57BC9" w:rsidRDefault="00DC139C">
      <w:pPr>
        <w:spacing w:after="160" w:line="259" w:lineRule="auto"/>
        <w:rPr>
          <w:rFonts w:ascii="Times New Roman" w:eastAsia="Times New Roman" w:hAnsi="Times New Roman" w:cs="Times New Roman"/>
          <w:sz w:val="24"/>
          <w:szCs w:val="26"/>
        </w:rPr>
      </w:pPr>
    </w:p>
    <w:p w14:paraId="067D498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0F7A391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/home/cloudera/Documents directory.</w:t>
      </w:r>
    </w:p>
    <w:p w14:paraId="5EEC6BD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‘/home/cloudera/Documents/employee.csv’ into table</w:t>
      </w:r>
    </w:p>
    <w:p w14:paraId="2EF2CE9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33EC070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00D6ED7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5060B81C" w14:textId="77777777" w:rsidR="00DC139C" w:rsidRPr="00F57BC9" w:rsidRDefault="00DC139C">
      <w:pPr>
        <w:spacing w:after="160" w:line="259" w:lineRule="auto"/>
        <w:rPr>
          <w:rFonts w:ascii="Times New Roman" w:eastAsia="Times New Roman" w:hAnsi="Times New Roman" w:cs="Times New Roman"/>
          <w:sz w:val="24"/>
          <w:szCs w:val="26"/>
        </w:rPr>
      </w:pPr>
    </w:p>
    <w:p w14:paraId="2983E7C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A2971AE" wp14:editId="42FAEE23">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445EDDC2" w14:textId="77777777" w:rsidR="00DC139C" w:rsidRPr="00F57BC9" w:rsidRDefault="00DC139C">
      <w:pPr>
        <w:spacing w:after="160" w:line="259" w:lineRule="auto"/>
        <w:rPr>
          <w:rFonts w:ascii="Times New Roman" w:eastAsia="Times New Roman" w:hAnsi="Times New Roman" w:cs="Times New Roman"/>
          <w:sz w:val="24"/>
          <w:szCs w:val="26"/>
        </w:rPr>
      </w:pPr>
    </w:p>
    <w:p w14:paraId="066E44F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w:t>
      </w:r>
    </w:p>
    <w:p w14:paraId="4F58FB1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23A4A99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7F0C088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w:t>
      </w:r>
    </w:p>
    <w:p w14:paraId="0BB140F3" w14:textId="77777777" w:rsidR="00DC139C" w:rsidRPr="00F57BC9" w:rsidRDefault="00DC139C">
      <w:pPr>
        <w:spacing w:after="160" w:line="259" w:lineRule="auto"/>
        <w:rPr>
          <w:rFonts w:ascii="Times New Roman" w:eastAsia="Times New Roman" w:hAnsi="Times New Roman" w:cs="Times New Roman"/>
          <w:sz w:val="24"/>
          <w:szCs w:val="26"/>
        </w:rPr>
      </w:pPr>
    </w:p>
    <w:p w14:paraId="2A156C7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F8E8AF5" wp14:editId="0A75B578">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12EDED71" w14:textId="77777777" w:rsidR="00DC139C" w:rsidRPr="00F57BC9" w:rsidRDefault="00DC139C">
      <w:pPr>
        <w:spacing w:after="160" w:line="259" w:lineRule="auto"/>
        <w:rPr>
          <w:rFonts w:ascii="Times New Roman" w:eastAsia="Times New Roman" w:hAnsi="Times New Roman" w:cs="Times New Roman"/>
          <w:sz w:val="24"/>
          <w:szCs w:val="26"/>
        </w:rPr>
      </w:pPr>
    </w:p>
    <w:p w14:paraId="4CBAB8FA" w14:textId="77777777" w:rsidR="00DC139C" w:rsidRPr="00F57BC9" w:rsidRDefault="00DC139C">
      <w:pPr>
        <w:spacing w:after="160" w:line="259" w:lineRule="auto"/>
        <w:rPr>
          <w:rFonts w:ascii="Times New Roman" w:eastAsia="Times New Roman" w:hAnsi="Times New Roman" w:cs="Times New Roman"/>
          <w:sz w:val="24"/>
          <w:szCs w:val="26"/>
        </w:rPr>
      </w:pPr>
    </w:p>
    <w:p w14:paraId="3257401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 along with the having clause</w:t>
      </w:r>
    </w:p>
    <w:p w14:paraId="5843649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Taking the total sum of salary countrywise using groupby clause and from that selecting</w:t>
      </w:r>
    </w:p>
    <w:p w14:paraId="2C76B65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613E1E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 having</w:t>
      </w:r>
    </w:p>
    <w:p w14:paraId="271FD22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0ACE832E" w14:textId="77777777" w:rsidR="00DC139C" w:rsidRPr="00F57BC9" w:rsidRDefault="00DC139C">
      <w:pPr>
        <w:spacing w:after="160" w:line="259" w:lineRule="auto"/>
        <w:rPr>
          <w:rFonts w:ascii="Times New Roman" w:eastAsia="Times New Roman" w:hAnsi="Times New Roman" w:cs="Times New Roman"/>
          <w:sz w:val="24"/>
          <w:szCs w:val="26"/>
        </w:rPr>
      </w:pPr>
    </w:p>
    <w:p w14:paraId="2F8B4119" w14:textId="77777777" w:rsidR="00DC139C" w:rsidRPr="00F57BC9" w:rsidRDefault="00DC139C">
      <w:pPr>
        <w:spacing w:after="160" w:line="259" w:lineRule="auto"/>
        <w:rPr>
          <w:rFonts w:ascii="Times New Roman" w:eastAsia="Times New Roman" w:hAnsi="Times New Roman" w:cs="Times New Roman"/>
          <w:sz w:val="24"/>
          <w:szCs w:val="26"/>
        </w:rPr>
      </w:pPr>
    </w:p>
    <w:p w14:paraId="0C4D173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0BF759D" wp14:editId="2C0FEAA4">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047FE56F" w14:textId="77777777" w:rsidR="00DC139C" w:rsidRPr="00F57BC9" w:rsidRDefault="00DC139C">
      <w:pPr>
        <w:spacing w:after="160" w:line="259" w:lineRule="auto"/>
        <w:rPr>
          <w:rFonts w:ascii="Times New Roman" w:eastAsia="Times New Roman" w:hAnsi="Times New Roman" w:cs="Times New Roman"/>
          <w:sz w:val="24"/>
          <w:szCs w:val="26"/>
        </w:rPr>
      </w:pPr>
    </w:p>
    <w:p w14:paraId="3991880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1F1B361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71F65B1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131108D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0F8D4CF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3ACE7B4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so the difference between the two is that Order by will guarantee the total order in the</w:t>
      </w:r>
    </w:p>
    <w:p w14:paraId="1E5CC4B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67F44DF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2260E01E" w14:textId="77777777" w:rsidR="00DC139C" w:rsidRPr="00F57BC9" w:rsidRDefault="00DC139C">
      <w:pPr>
        <w:spacing w:after="160" w:line="259" w:lineRule="auto"/>
        <w:rPr>
          <w:rFonts w:ascii="Times New Roman" w:eastAsia="Times New Roman" w:hAnsi="Times New Roman" w:cs="Times New Roman"/>
          <w:sz w:val="24"/>
          <w:szCs w:val="26"/>
        </w:rPr>
      </w:pPr>
    </w:p>
    <w:p w14:paraId="7982A660" w14:textId="77777777" w:rsidR="00DC139C" w:rsidRPr="00F57BC9" w:rsidRDefault="00DC139C">
      <w:pPr>
        <w:spacing w:after="160" w:line="259" w:lineRule="auto"/>
        <w:rPr>
          <w:rFonts w:ascii="Times New Roman" w:eastAsia="Times New Roman" w:hAnsi="Times New Roman" w:cs="Times New Roman"/>
          <w:b/>
          <w:sz w:val="24"/>
          <w:szCs w:val="26"/>
        </w:rPr>
      </w:pPr>
    </w:p>
    <w:p w14:paraId="2435BC05" w14:textId="77777777" w:rsidR="00DC139C" w:rsidRPr="00F57BC9" w:rsidRDefault="00DC139C">
      <w:pPr>
        <w:spacing w:after="160" w:line="259" w:lineRule="auto"/>
        <w:rPr>
          <w:rFonts w:ascii="Times New Roman" w:eastAsia="Times New Roman" w:hAnsi="Times New Roman" w:cs="Times New Roman"/>
          <w:b/>
          <w:sz w:val="24"/>
          <w:szCs w:val="26"/>
        </w:rPr>
      </w:pPr>
    </w:p>
    <w:p w14:paraId="3C7ACB22" w14:textId="77777777" w:rsidR="00DC139C" w:rsidRPr="00F57BC9" w:rsidRDefault="00DC139C">
      <w:pPr>
        <w:spacing w:before="240" w:after="240"/>
        <w:rPr>
          <w:rFonts w:ascii="Times New Roman" w:eastAsia="Times New Roman" w:hAnsi="Times New Roman" w:cs="Times New Roman"/>
          <w:sz w:val="24"/>
          <w:szCs w:val="28"/>
        </w:rPr>
      </w:pPr>
    </w:p>
    <w:p w14:paraId="4DCF9D7C" w14:textId="77777777" w:rsidR="00DC139C" w:rsidRPr="00F57BC9" w:rsidRDefault="00DC139C">
      <w:pPr>
        <w:spacing w:before="240" w:after="240"/>
        <w:rPr>
          <w:rFonts w:ascii="Times New Roman" w:eastAsia="Times New Roman" w:hAnsi="Times New Roman" w:cs="Times New Roman"/>
          <w:sz w:val="24"/>
          <w:szCs w:val="28"/>
        </w:rPr>
      </w:pPr>
    </w:p>
    <w:p w14:paraId="30D9787D" w14:textId="77777777" w:rsidR="00DC139C" w:rsidRPr="00F57BC9" w:rsidRDefault="00DC139C">
      <w:pPr>
        <w:spacing w:before="240" w:after="240"/>
        <w:rPr>
          <w:rFonts w:ascii="Times New Roman" w:eastAsia="Times New Roman" w:hAnsi="Times New Roman" w:cs="Times New Roman"/>
          <w:sz w:val="24"/>
          <w:szCs w:val="28"/>
        </w:rPr>
      </w:pPr>
    </w:p>
    <w:p w14:paraId="21F0101B" w14:textId="77777777" w:rsidR="00DC139C" w:rsidRPr="00F57BC9" w:rsidRDefault="00DC139C">
      <w:pPr>
        <w:spacing w:before="240" w:after="240"/>
        <w:rPr>
          <w:rFonts w:ascii="Times New Roman" w:eastAsia="Times New Roman" w:hAnsi="Times New Roman" w:cs="Times New Roman"/>
          <w:sz w:val="24"/>
          <w:szCs w:val="28"/>
        </w:rPr>
      </w:pPr>
    </w:p>
    <w:p w14:paraId="11A6943C" w14:textId="77777777" w:rsidR="00DC139C" w:rsidRPr="00F57BC9" w:rsidRDefault="00DC139C">
      <w:pPr>
        <w:spacing w:before="240" w:after="240"/>
        <w:rPr>
          <w:rFonts w:ascii="Times New Roman" w:eastAsia="Times New Roman" w:hAnsi="Times New Roman" w:cs="Times New Roman"/>
          <w:sz w:val="24"/>
          <w:szCs w:val="28"/>
        </w:rPr>
      </w:pPr>
    </w:p>
    <w:p w14:paraId="3E916CA8" w14:textId="77777777" w:rsidR="00DC139C" w:rsidRPr="00F57BC9" w:rsidRDefault="00DC139C">
      <w:pPr>
        <w:spacing w:before="240" w:after="240"/>
        <w:rPr>
          <w:rFonts w:ascii="Times New Roman" w:eastAsia="Times New Roman" w:hAnsi="Times New Roman" w:cs="Times New Roman"/>
          <w:sz w:val="24"/>
          <w:szCs w:val="28"/>
        </w:rPr>
      </w:pPr>
    </w:p>
    <w:p w14:paraId="6C023EF9" w14:textId="77777777" w:rsidR="00DC139C" w:rsidRPr="00F57BC9" w:rsidRDefault="00DC139C">
      <w:pPr>
        <w:spacing w:before="240" w:after="240"/>
        <w:rPr>
          <w:rFonts w:ascii="Times New Roman" w:eastAsia="Times New Roman" w:hAnsi="Times New Roman" w:cs="Times New Roman"/>
          <w:sz w:val="24"/>
          <w:szCs w:val="28"/>
        </w:rPr>
      </w:pPr>
    </w:p>
    <w:p w14:paraId="2D36BD69" w14:textId="77777777" w:rsidR="00DC139C" w:rsidRPr="00F57BC9" w:rsidRDefault="00DC139C">
      <w:pPr>
        <w:spacing w:before="240" w:after="240"/>
        <w:rPr>
          <w:rFonts w:ascii="Times New Roman" w:eastAsia="Times New Roman" w:hAnsi="Times New Roman" w:cs="Times New Roman"/>
          <w:sz w:val="24"/>
          <w:szCs w:val="28"/>
        </w:rPr>
      </w:pPr>
    </w:p>
    <w:p w14:paraId="280D2ECD" w14:textId="77777777" w:rsidR="00DC139C" w:rsidRPr="00F57BC9" w:rsidRDefault="00DC139C">
      <w:pPr>
        <w:spacing w:before="240" w:after="240"/>
        <w:rPr>
          <w:rFonts w:ascii="Times New Roman" w:eastAsia="Times New Roman" w:hAnsi="Times New Roman" w:cs="Times New Roman"/>
          <w:sz w:val="24"/>
          <w:szCs w:val="28"/>
        </w:rPr>
      </w:pPr>
    </w:p>
    <w:p w14:paraId="1CC93728" w14:textId="77777777" w:rsidR="00DC139C" w:rsidRPr="00F57BC9" w:rsidRDefault="00DC139C">
      <w:pPr>
        <w:spacing w:before="240" w:after="240"/>
        <w:rPr>
          <w:rFonts w:ascii="Times New Roman" w:eastAsia="Times New Roman" w:hAnsi="Times New Roman" w:cs="Times New Roman"/>
          <w:sz w:val="24"/>
          <w:szCs w:val="28"/>
        </w:rPr>
      </w:pPr>
    </w:p>
    <w:p w14:paraId="6E55B459" w14:textId="77777777" w:rsidR="00DC139C" w:rsidRPr="00F57BC9" w:rsidRDefault="00DC139C">
      <w:pPr>
        <w:spacing w:before="240" w:after="240"/>
        <w:rPr>
          <w:rFonts w:ascii="Times New Roman" w:eastAsia="Times New Roman" w:hAnsi="Times New Roman" w:cs="Times New Roman"/>
          <w:sz w:val="24"/>
          <w:szCs w:val="28"/>
        </w:rPr>
      </w:pPr>
    </w:p>
    <w:p w14:paraId="68F4AAB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4666B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0DFE08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7B4CD7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E3C34B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6BE1C9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65B2F0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3283AD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967453E"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19D83943"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17197BBC"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7AC9E35"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43E38F6"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21C09D0"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28B13F3D"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2D3D65C"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03D3610A"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5F3E7966"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5C6DB" w14:textId="77777777" w:rsidR="00512060" w:rsidRDefault="00512060" w:rsidP="00A64486">
      <w:pPr>
        <w:spacing w:line="240" w:lineRule="auto"/>
      </w:pPr>
      <w:r>
        <w:separator/>
      </w:r>
    </w:p>
  </w:endnote>
  <w:endnote w:type="continuationSeparator" w:id="0">
    <w:p w14:paraId="10BC7CFA" w14:textId="77777777" w:rsidR="00512060" w:rsidRDefault="00512060"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A563" w14:textId="77777777" w:rsidR="00C050F5" w:rsidRDefault="00C05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E9D3" w14:textId="77777777" w:rsidR="00A64486" w:rsidRDefault="00A64486">
    <w:pPr>
      <w:pStyle w:val="Footer"/>
    </w:pPr>
    <w:r>
      <w:t>MSc Part-I Sem-II</w:t>
    </w:r>
    <w:r>
      <w:tab/>
    </w:r>
    <w:r>
      <w:tab/>
      <w:t>BDT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88DE6" w14:textId="77777777" w:rsidR="00C050F5" w:rsidRDefault="00C05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DAA1A" w14:textId="77777777" w:rsidR="00512060" w:rsidRDefault="00512060" w:rsidP="00A64486">
      <w:pPr>
        <w:spacing w:line="240" w:lineRule="auto"/>
      </w:pPr>
      <w:r>
        <w:separator/>
      </w:r>
    </w:p>
  </w:footnote>
  <w:footnote w:type="continuationSeparator" w:id="0">
    <w:p w14:paraId="7F05A142" w14:textId="77777777" w:rsidR="00512060" w:rsidRDefault="00512060"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E2F9D" w14:textId="77777777" w:rsidR="00C050F5" w:rsidRDefault="00C050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0D5E4" w14:textId="0E1F9D9E"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Name:</w:t>
    </w:r>
    <w:r w:rsidR="00C050F5">
      <w:rPr>
        <w:rFonts w:ascii="Times New Roman" w:hAnsi="Times New Roman" w:cs="Times New Roman"/>
        <w:b/>
        <w:bCs/>
        <w:sz w:val="24"/>
      </w:rPr>
      <w:t xml:space="preserve"> Pankaj Singh</w:t>
    </w:r>
    <w:r w:rsidRPr="008264A0">
      <w:rPr>
        <w:rFonts w:ascii="Times New Roman" w:hAnsi="Times New Roman" w:cs="Times New Roman"/>
        <w:b/>
        <w:bCs/>
        <w:sz w:val="24"/>
      </w:rPr>
      <w:t xml:space="preserve"> </w:t>
    </w:r>
  </w:p>
  <w:p w14:paraId="3B3A5795" w14:textId="6CA5DBF6"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C050F5">
      <w:rPr>
        <w:rFonts w:ascii="Times New Roman" w:hAnsi="Times New Roman" w:cs="Times New Roman"/>
        <w:b/>
        <w:bCs/>
        <w:sz w:val="24"/>
      </w:rPr>
      <w:t>07</w:t>
    </w:r>
  </w:p>
  <w:p w14:paraId="483EBB1B" w14:textId="77777777" w:rsidR="00A64486" w:rsidRDefault="00A644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C65A" w14:textId="77777777" w:rsidR="00C050F5" w:rsidRDefault="00C050F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512060"/>
    <w:rsid w:val="007254A7"/>
    <w:rsid w:val="00A64486"/>
    <w:rsid w:val="00C050F5"/>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08826"/>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Pankaj Singh</cp:lastModifiedBy>
  <cp:revision>4</cp:revision>
  <dcterms:created xsi:type="dcterms:W3CDTF">2022-04-22T05:02:00Z</dcterms:created>
  <dcterms:modified xsi:type="dcterms:W3CDTF">2022-04-22T11:27:00Z</dcterms:modified>
</cp:coreProperties>
</file>